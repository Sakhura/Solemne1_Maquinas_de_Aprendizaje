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4472C4" w:themeColor="accent1"/>
          <w:sz w:val="21"/>
          <w:szCs w:val="21"/>
        </w:rPr>
        <w:id w:val="-1807155970"/>
        <w:docPartObj>
          <w:docPartGallery w:val="Cover Pages"/>
          <w:docPartUnique/>
        </w:docPartObj>
      </w:sdtPr>
      <w:sdtEndPr>
        <w:rPr>
          <w:b/>
          <w:bCs/>
          <w:i/>
          <w:iCs/>
          <w:color w:val="555555"/>
        </w:rPr>
      </w:sdtEndPr>
      <w:sdtContent>
        <w:p w14:paraId="56E02746" w14:textId="7BD58A3A" w:rsidR="002F7F8F" w:rsidRDefault="002F7F8F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CC85F0F" wp14:editId="3DF39997">
                <wp:extent cx="1417320" cy="750898"/>
                <wp:effectExtent l="0" t="0" r="0" b="0"/>
                <wp:docPr id="143" name="Imagen 1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97A07E-2205-4D9F-8BC2-1B667827A8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19261205C9AD4884AC952EB4A780C87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04F8E2E" w14:textId="565E7C7D" w:rsidR="002F7F8F" w:rsidRDefault="002A2D8B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SOLEMNE 1</w:t>
              </w:r>
              <w:r w:rsidR="002F7F8F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 ESI 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2023 MAQUINAS DE APRENDIZAJE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67828EB5856B40E4A969A84DB85D0DA3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70E6E2D" w14:textId="12F16775" w:rsidR="002F7F8F" w:rsidRDefault="0046134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  <w:lang w:val="es-ES"/>
                </w:rPr>
                <w:t>[Subtítulo del documento]</w:t>
              </w:r>
            </w:p>
          </w:sdtContent>
        </w:sdt>
        <w:p w14:paraId="3FA58ABE" w14:textId="77777777" w:rsidR="002F7F8F" w:rsidRDefault="002F7F8F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5581936" wp14:editId="5FCC00E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DC662746-B159-4AEE-BB1E-4A9F56095174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2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BC410CE" w14:textId="43AB9FEF" w:rsidR="002F7F8F" w:rsidRDefault="00287CC0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25 de octubre de 2026</w:t>
                                    </w:r>
                                  </w:p>
                                </w:sdtContent>
                              </w:sdt>
                              <w:p w14:paraId="4BC56E26" w14:textId="259AF3E2" w:rsidR="002F7F8F" w:rsidRDefault="006C2457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D40F6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E9618E">
                                  <w:rPr>
                                    <w:caps/>
                                    <w:color w:val="4472C4" w:themeColor="accent1"/>
                                  </w:rPr>
                                  <w:t>SABINA ROMERO RODRIGUEZ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58193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2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BC410CE" w14:textId="43AB9FEF" w:rsidR="002F7F8F" w:rsidRDefault="00287CC0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25 de octubre de 2026</w:t>
                              </w:r>
                            </w:p>
                          </w:sdtContent>
                        </w:sdt>
                        <w:p w14:paraId="4BC56E26" w14:textId="259AF3E2" w:rsidR="002F7F8F" w:rsidRDefault="006C2457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D40F6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  <w:r w:rsidR="00E9618E">
                            <w:rPr>
                              <w:caps/>
                              <w:color w:val="4472C4" w:themeColor="accent1"/>
                            </w:rPr>
                            <w:t>SABINA ROMERO RODRIGUEZ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04BD1BF" wp14:editId="67BA63D3">
                <wp:extent cx="758952" cy="478932"/>
                <wp:effectExtent l="0" t="0" r="3175" b="0"/>
                <wp:docPr id="144" name="Imagen 1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E6A0D8-E595-4464-8BBD-036982E1FE7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3FA457" w14:textId="55050585" w:rsidR="002F7F8F" w:rsidRDefault="002F7F8F">
          <w:pPr>
            <w:rPr>
              <w:i/>
              <w:iCs/>
              <w:color w:val="555555"/>
            </w:rPr>
          </w:pPr>
          <w:r>
            <w:rPr>
              <w:b/>
              <w:bCs/>
              <w:i/>
              <w:iCs/>
              <w:color w:val="555555"/>
            </w:rPr>
            <w:br w:type="page"/>
          </w:r>
        </w:p>
      </w:sdtContent>
    </w:sdt>
    <w:p w14:paraId="66E2C6DA" w14:textId="43D21A16" w:rsidR="00106409" w:rsidRDefault="006C2457">
      <w:r>
        <w:lastRenderedPageBreak/>
        <w:t>Predicción del ingreso del trabajo con la ESI 2023</w:t>
      </w:r>
    </w:p>
    <w:p w14:paraId="66E2C6DB" w14:textId="692CEFBC" w:rsidR="00106409" w:rsidRDefault="006C2457">
      <w:pPr>
        <w:spacing w:after="160"/>
      </w:pPr>
      <w:r>
        <w:rPr>
          <w:color w:val="555555"/>
        </w:rPr>
        <w:t xml:space="preserve">Prueba </w:t>
      </w:r>
      <w:del w:id="0" w:author="Microsoft Word" w:date="2026-10-25T21:31:00Z" w16du:dateUtc="2026-10-26T00:31:00Z">
        <w:r w:rsidR="003F3C10">
          <w:rPr>
            <w:color w:val="555555"/>
          </w:rPr>
          <w:delText>-</w:delText>
        </w:r>
      </w:del>
      <w:ins w:id="1" w:author="Microsoft Word" w:date="2026-10-25T21:31:00Z" w16du:dateUtc="2026-10-26T00:31:00Z">
        <w:r>
          <w:rPr>
            <w:color w:val="555555"/>
          </w:rPr>
          <w:t>—</w:t>
        </w:r>
      </w:ins>
      <w:r>
        <w:rPr>
          <w:color w:val="555555"/>
        </w:rPr>
        <w:t xml:space="preserve"> Máquinas de Aprendizaje · Reporte · </w:t>
      </w:r>
      <w:r w:rsidR="0071403B" w:rsidRPr="0071403B">
        <w:rPr>
          <w:i/>
          <w:iCs/>
          <w:color w:val="555555"/>
        </w:rPr>
        <w:t>Solemne1_Romero_Sabina</w:t>
      </w:r>
      <w:r>
        <w:rPr>
          <w:i/>
          <w:iCs/>
          <w:color w:val="555555"/>
        </w:rPr>
        <w:t>.pdf</w:t>
      </w:r>
      <w:r>
        <w:rPr>
          <w:color w:val="555555"/>
        </w:rPr>
        <w:t xml:space="preserve"> · Código: </w:t>
      </w:r>
      <w:r w:rsidR="0071403B" w:rsidRPr="0071403B">
        <w:rPr>
          <w:i/>
          <w:iCs/>
          <w:color w:val="555555"/>
        </w:rPr>
        <w:t>Solemne1_Romero_Sabina</w:t>
      </w:r>
      <w:r>
        <w:rPr>
          <w:i/>
          <w:iCs/>
          <w:color w:val="555555"/>
        </w:rPr>
        <w:t>.ipynb</w:t>
      </w:r>
    </w:p>
    <w:p w14:paraId="66E2C6DC" w14:textId="77777777" w:rsidR="00106409" w:rsidRDefault="006C2457">
      <w:pPr>
        <w:spacing w:after="100"/>
        <w:jc w:val="both"/>
      </w:pPr>
      <w:r>
        <w:rPr>
          <w:b/>
          <w:bCs/>
        </w:rPr>
        <w:t>Resumen.</w:t>
      </w:r>
      <w:r>
        <w:t xml:space="preserve"> Se modela el logaritmo del total de ingresos del trabajo (</w:t>
      </w:r>
      <w:proofErr w:type="spellStart"/>
      <w:r>
        <w:rPr>
          <w:i/>
          <w:iCs/>
        </w:rPr>
        <w:t>ing_t_t</w:t>
      </w:r>
      <w:proofErr w:type="spellEnd"/>
      <w:r>
        <w:t xml:space="preserve">) de 38 729 ocupados con 10 grupos de predictores sociodemográficos y laborales. Se comparan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subsets</w:t>
      </w:r>
      <w:proofErr w:type="spellEnd"/>
      <w:r>
        <w:t xml:space="preserve">, Ridge y Lasso, con </w:t>
      </w:r>
      <w:proofErr w:type="spellStart"/>
      <w:r>
        <w:t>hiperparámetros</w:t>
      </w:r>
      <w:proofErr w:type="spellEnd"/>
      <w:r>
        <w:t xml:space="preserve"> elegidos por validación cruzada y regla 1-SE. Los cuatro modelos lineales alcanzan R² ≈ 0,59 (escala log) y un MAE ≈ $310 mil en el conjunto de prueba, 32 % menos que el modelo nulo. La regularización no mejora a OLS porque, con ≈ 700 observaciones por coeficiente, la varianza ya es despreciable: el error remanente es sesgo por variables omitidas.</w:t>
      </w:r>
    </w:p>
    <w:p w14:paraId="66E2C6DD" w14:textId="77777777" w:rsidR="00106409" w:rsidRDefault="006C2457">
      <w:pPr>
        <w:pStyle w:val="Ttulo1"/>
        <w:keepNext/>
      </w:pPr>
      <w:r>
        <w:t>1. Datos, variables y limpieza</w:t>
      </w:r>
    </w:p>
    <w:p w14:paraId="66E2C6DE" w14:textId="1BBEDDF6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Población:</w:t>
      </w:r>
      <w:r>
        <w:t xml:space="preserve"> ocupados de referencia (</w:t>
      </w:r>
      <w:proofErr w:type="spellStart"/>
      <w:r>
        <w:rPr>
          <w:i/>
          <w:iCs/>
        </w:rPr>
        <w:t>ocup_ref</w:t>
      </w:r>
      <w:proofErr w:type="spellEnd"/>
      <w:r>
        <w:rPr>
          <w:i/>
          <w:iCs/>
        </w:rPr>
        <w:t xml:space="preserve"> = 1</w:t>
      </w:r>
      <w:r>
        <w:t>: más de un mes en el empleo actual, criterio del INE para tabular ingresos) con ingreso positivo. Se excluyen inactivos y desocupados porque su ingreso laboral es 0 por definición; mezclarlos confundiría participación laboral con nivel de ingreso.</w:t>
      </w:r>
    </w:p>
    <w:p w14:paraId="66E2C6DF" w14:textId="0455E9A8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Fuga de información:</w:t>
      </w:r>
      <w:r>
        <w:t xml:space="preserve"> se descartan 52 columnas que son componentes, imputaciones o recodificaciones del objetivo (</w:t>
      </w:r>
      <w:proofErr w:type="spellStart"/>
      <w:r>
        <w:rPr>
          <w:i/>
          <w:iCs/>
        </w:rPr>
        <w:t>ing_t_d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ing_t_i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ss_t</w:t>
      </w:r>
      <w:proofErr w:type="spellEnd"/>
      <w:r>
        <w:rPr>
          <w:i/>
          <w:iCs/>
        </w:rPr>
        <w:t xml:space="preserve">, d*_monto, imp_*, </w:t>
      </w:r>
      <w:proofErr w:type="spellStart"/>
      <w:r>
        <w:rPr>
          <w:i/>
          <w:iCs/>
        </w:rPr>
        <w:t>tim</w:t>
      </w:r>
      <w:proofErr w:type="spellEnd"/>
      <w:r>
        <w:t>…).</w:t>
      </w:r>
    </w:p>
    <w:p w14:paraId="66E2C6E0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Predictores (10 grupos, 44 columnas):</w:t>
      </w:r>
      <w:r>
        <w:t xml:space="preserve"> edad y edad², mujer, nivel educativo CINE (8), región (16), zona rural, horas habituales, categoría ocupacional (7), informalidad, grupo ocupacional CIUO-08 (10) y nacionalidad extranjera.</w:t>
      </w:r>
    </w:p>
    <w:p w14:paraId="66E2C6E1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Faltantes:</w:t>
      </w:r>
      <w:r>
        <w:t xml:space="preserve"> códigos 999 y horas = 0 se recodifican como faltantes y afectan a 157 filas (0,40 %). Se aplica eliminación por lista; con una proporción tan baja, imputar no cambia los resultados y agrega supuestos.</w:t>
      </w:r>
    </w:p>
    <w:p w14:paraId="66E2C6E2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Distribución:</w:t>
      </w:r>
      <w:r>
        <w:t xml:space="preserve"> media $745 902, mediana $510 000 (mediana ponderada con </w:t>
      </w:r>
      <w:proofErr w:type="spellStart"/>
      <w:r>
        <w:rPr>
          <w:i/>
          <w:iCs/>
        </w:rPr>
        <w:t>fact_cal_esi</w:t>
      </w:r>
      <w:proofErr w:type="spellEnd"/>
      <w:r>
        <w:t>: $595 559) y asimetría 14,3, que baja a −0,64 en log. Se observa acumulación en valores no redondos (p. ej. $496 299 con 788 casos), compatible con imputación por tramos.</w:t>
      </w:r>
    </w:p>
    <w:p w14:paraId="66E2C6E3" w14:textId="77777777" w:rsidR="00106409" w:rsidRDefault="006C245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E2C765" wp14:editId="66E2C766">
            <wp:extent cx="5505450" cy="18002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C6E4" w14:textId="77777777" w:rsidR="00106409" w:rsidRDefault="006C2457">
      <w:pPr>
        <w:spacing w:after="200"/>
        <w:jc w:val="center"/>
      </w:pPr>
      <w:r>
        <w:rPr>
          <w:i/>
          <w:iCs/>
          <w:color w:val="555555"/>
          <w:sz w:val="16"/>
          <w:szCs w:val="16"/>
        </w:rPr>
        <w:t>Figura 1. Distribución del ingreso en pesos y en logaritmo.</w:t>
      </w:r>
    </w:p>
    <w:p w14:paraId="66E2C6E5" w14:textId="77777777" w:rsidR="00106409" w:rsidRDefault="006C2457">
      <w:pPr>
        <w:pStyle w:val="Ttulo1"/>
        <w:keepNext/>
      </w:pPr>
      <w:r>
        <w:t xml:space="preserve">2. Modelos y selección de </w:t>
      </w:r>
      <w:proofErr w:type="spellStart"/>
      <w:r>
        <w:t>hiperparámetros</w:t>
      </w:r>
      <w:proofErr w:type="spellEnd"/>
    </w:p>
    <w:p w14:paraId="66E2C6E6" w14:textId="77777777" w:rsidR="00106409" w:rsidRDefault="006C2457">
      <w:pPr>
        <w:spacing w:after="100"/>
        <w:jc w:val="both"/>
      </w:pPr>
      <w:r>
        <w:t>Partición 80/20 (30 983 / 7 746, semilla 42). Antes de comparar modelos se verificó la estabilidad del estimador de error con un OLS base. Repetida con 30 semillas, la validación simple da RMSE 0,569 ± 0,008 y la 10-fold 0,566 ± 0,000: la validación simple es unas 67 veces más variable. Por eso toda selección se hizo con k-</w:t>
      </w:r>
      <w:proofErr w:type="spellStart"/>
      <w:r>
        <w:t>fold</w:t>
      </w:r>
      <w:proofErr w:type="spellEnd"/>
      <w:r>
        <w:t>.</w:t>
      </w:r>
    </w:p>
    <w:p w14:paraId="66E2C6E7" w14:textId="77777777" w:rsidR="00106409" w:rsidRDefault="006C2457">
      <w:pPr>
        <w:pStyle w:val="Ttulo2"/>
        <w:keepNext/>
      </w:pPr>
      <w:r>
        <w:t xml:space="preserve">2(a) Best </w:t>
      </w:r>
      <w:proofErr w:type="spellStart"/>
      <w:r>
        <w:t>subsets</w:t>
      </w:r>
      <w:proofErr w:type="spellEnd"/>
    </w:p>
    <w:p w14:paraId="66E2C6E8" w14:textId="77777777" w:rsidR="00106409" w:rsidRDefault="006C2457">
      <w:pPr>
        <w:spacing w:after="100"/>
        <w:jc w:val="both"/>
      </w:pPr>
      <w:r>
        <w:t xml:space="preserve">Se evaluaron exhaustivamente los 1 023 subconjuntos de grupos. En cada uno de los 5 </w:t>
      </w:r>
      <w:proofErr w:type="spellStart"/>
      <w:r>
        <w:t>folds</w:t>
      </w:r>
      <w:proofErr w:type="spellEnd"/>
      <w:r>
        <w:t xml:space="preserve"> se eligió, para cada tamaño k, el subconjunto de menor RSS en el entrenamiento del </w:t>
      </w:r>
      <w:proofErr w:type="spellStart"/>
      <w:r>
        <w:t>fold</w:t>
      </w:r>
      <w:proofErr w:type="spellEnd"/>
      <w:r>
        <w:t xml:space="preserve"> y se midió su error en validación (procedimiento ISLR §6.1, que evita un CV optimista). El mínimo está en k = 9 (0,566); por regla 1-SE se elige </w:t>
      </w:r>
      <w:r>
        <w:rPr>
          <w:b/>
          <w:bCs/>
        </w:rPr>
        <w:t>k = 7</w:t>
      </w:r>
      <w:r>
        <w:t xml:space="preserve"> (umbral 0,573): edad, sexo, educación, horas, categoría, informalidad y ocupación. Quedan fuera región, ruralidad y nacionalidad.</w:t>
      </w:r>
    </w:p>
    <w:p w14:paraId="66E2C6E9" w14:textId="77777777" w:rsidR="00106409" w:rsidRDefault="006C2457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6E2C767" wp14:editId="66E2C768">
            <wp:extent cx="3790950" cy="2019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C6EA" w14:textId="77777777" w:rsidR="00106409" w:rsidRDefault="006C2457">
      <w:pPr>
        <w:spacing w:after="200"/>
        <w:jc w:val="center"/>
      </w:pPr>
      <w:r>
        <w:rPr>
          <w:i/>
          <w:iCs/>
          <w:color w:val="555555"/>
          <w:sz w:val="16"/>
          <w:szCs w:val="16"/>
        </w:rPr>
        <w:t>Figura 2. Error de entrenamiento y de CV (± 1 SE) según el número de grupos.</w:t>
      </w:r>
    </w:p>
    <w:p w14:paraId="66E2C6EB" w14:textId="77777777" w:rsidR="00106409" w:rsidRDefault="006C2457">
      <w:pPr>
        <w:pStyle w:val="Ttulo2"/>
        <w:keepNext/>
      </w:pPr>
      <w:r>
        <w:t>2(b) Ridge y Lasso</w:t>
      </w:r>
    </w:p>
    <w:p w14:paraId="66E2C6EC" w14:textId="77777777" w:rsidR="00106409" w:rsidRDefault="006C2457">
      <w:pPr>
        <w:spacing w:after="100"/>
        <w:jc w:val="both"/>
      </w:pPr>
      <w:r>
        <w:t xml:space="preserve">Grilla logarítmica de 60 valores de λ, CV 10-fold y estandarización ajustada dentro de cada </w:t>
      </w:r>
      <w:proofErr w:type="spellStart"/>
      <w:r>
        <w:t>fold</w:t>
      </w:r>
      <w:proofErr w:type="spellEnd"/>
      <w:r>
        <w:t xml:space="preserve">. </w:t>
      </w:r>
      <w:r>
        <w:rPr>
          <w:b/>
          <w:bCs/>
        </w:rPr>
        <w:t>Ridge:</w:t>
      </w:r>
      <w:r>
        <w:t xml:space="preserve"> </w:t>
      </w:r>
      <w:proofErr w:type="spellStart"/>
      <w:r>
        <w:t>λ_min</w:t>
      </w:r>
      <w:proofErr w:type="spellEnd"/>
      <w:r>
        <w:t xml:space="preserve"> = 0,79 y </w:t>
      </w:r>
      <w:r>
        <w:rPr>
          <w:b/>
          <w:bCs/>
        </w:rPr>
        <w:t>λ_1SE = 1 661</w:t>
      </w:r>
      <w:r>
        <w:t xml:space="preserve">. </w:t>
      </w:r>
      <w:r>
        <w:rPr>
          <w:b/>
          <w:bCs/>
        </w:rPr>
        <w:t>Lasso:</w:t>
      </w:r>
      <w:r>
        <w:t xml:space="preserve"> </w:t>
      </w:r>
      <w:proofErr w:type="spellStart"/>
      <w:r>
        <w:t>λ_min</w:t>
      </w:r>
      <w:proofErr w:type="spellEnd"/>
      <w:r>
        <w:t xml:space="preserve"> = 10⁻⁴ (extremo inferior: el mejor Lasso es prácticamente OLS) y </w:t>
      </w:r>
      <w:r>
        <w:rPr>
          <w:b/>
          <w:bCs/>
        </w:rPr>
        <w:t>λ_1SE = 0,0050</w:t>
      </w:r>
      <w:r>
        <w:t>, que deja 42 de 44 coeficientes distintos de cero.</w:t>
      </w:r>
    </w:p>
    <w:p w14:paraId="66E2C6ED" w14:textId="77777777" w:rsidR="00106409" w:rsidRDefault="006C245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E2C769" wp14:editId="66E2C76A">
            <wp:extent cx="6124575" cy="2038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C6EE" w14:textId="77777777" w:rsidR="00106409" w:rsidRDefault="006C2457">
      <w:pPr>
        <w:spacing w:after="200"/>
        <w:jc w:val="center"/>
      </w:pPr>
      <w:r>
        <w:rPr>
          <w:i/>
          <w:iCs/>
          <w:color w:val="555555"/>
          <w:sz w:val="16"/>
          <w:szCs w:val="16"/>
        </w:rPr>
        <w:t xml:space="preserve">Figura 3. Curvas de validación error–λ con banda ± 1 SE; </w:t>
      </w:r>
      <w:proofErr w:type="spellStart"/>
      <w:r>
        <w:rPr>
          <w:i/>
          <w:iCs/>
          <w:color w:val="555555"/>
          <w:sz w:val="16"/>
          <w:szCs w:val="16"/>
        </w:rPr>
        <w:t>λ_min</w:t>
      </w:r>
      <w:proofErr w:type="spellEnd"/>
      <w:r>
        <w:rPr>
          <w:i/>
          <w:iCs/>
          <w:color w:val="555555"/>
          <w:sz w:val="16"/>
          <w:szCs w:val="16"/>
        </w:rPr>
        <w:t xml:space="preserve"> (punteada) y λ_1SE (continua).</w:t>
      </w:r>
    </w:p>
    <w:p w14:paraId="66E2C6EF" w14:textId="77777777" w:rsidR="00106409" w:rsidRDefault="006C2457">
      <w:pPr>
        <w:pStyle w:val="Ttulo1"/>
        <w:keepNext/>
      </w:pPr>
      <w:r>
        <w:t>3. Evaluación en el conjunto de prueba (20 %)</w:t>
      </w:r>
    </w:p>
    <w:p w14:paraId="66E2C6F0" w14:textId="77777777" w:rsidR="00106409" w:rsidRDefault="006C2457">
      <w:pPr>
        <w:spacing w:after="100"/>
        <w:jc w:val="both"/>
      </w:pPr>
      <w:r>
        <w:t xml:space="preserve">Las predicciones se </w:t>
      </w:r>
      <w:proofErr w:type="spellStart"/>
      <w:r>
        <w:t>retransforman</w:t>
      </w:r>
      <w:proofErr w:type="spellEnd"/>
      <w:r>
        <w:t xml:space="preserve"> a pesos con el factor de </w:t>
      </w:r>
      <w:proofErr w:type="spellStart"/>
      <w:r>
        <w:t>smearing</w:t>
      </w:r>
      <w:proofErr w:type="spellEnd"/>
      <w:r>
        <w:t xml:space="preserve"> de Duan (≈ 1,17), estimado con los residuos de entrenamiento.</w:t>
      </w: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8"/>
        <w:gridCol w:w="624"/>
        <w:gridCol w:w="1021"/>
        <w:gridCol w:w="907"/>
        <w:gridCol w:w="1474"/>
        <w:gridCol w:w="1474"/>
        <w:gridCol w:w="1474"/>
      </w:tblGrid>
      <w:tr w:rsidR="00106409" w14:paraId="66E2C6F8" w14:textId="77777777">
        <w:trPr>
          <w:tblHeader/>
        </w:trPr>
        <w:tc>
          <w:tcPr>
            <w:tcW w:w="2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1" w14:textId="77777777" w:rsidR="00106409" w:rsidRDefault="006C2457">
            <w:r>
              <w:rPr>
                <w:b/>
                <w:bCs/>
                <w:sz w:val="17"/>
                <w:szCs w:val="17"/>
              </w:rPr>
              <w:t>Modelo</w:t>
            </w:r>
          </w:p>
        </w:tc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2" w14:textId="77777777" w:rsidR="00106409" w:rsidRDefault="006C2457">
            <w:r>
              <w:rPr>
                <w:b/>
                <w:bCs/>
                <w:sz w:val="17"/>
                <w:szCs w:val="17"/>
              </w:rPr>
              <w:t>Col.</w:t>
            </w:r>
          </w:p>
        </w:tc>
        <w:tc>
          <w:tcPr>
            <w:tcW w:w="10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3" w14:textId="77777777" w:rsidR="00106409" w:rsidRDefault="006C2457">
            <w:r>
              <w:rPr>
                <w:b/>
                <w:bCs/>
                <w:sz w:val="17"/>
                <w:szCs w:val="17"/>
              </w:rPr>
              <w:t>RMSE log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4" w14:textId="77777777" w:rsidR="00106409" w:rsidRDefault="006C2457">
            <w:r>
              <w:rPr>
                <w:b/>
                <w:bCs/>
                <w:sz w:val="17"/>
                <w:szCs w:val="17"/>
              </w:rPr>
              <w:t>R² log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5" w14:textId="77777777" w:rsidR="00106409" w:rsidRDefault="006C2457">
            <w:r>
              <w:rPr>
                <w:b/>
                <w:bCs/>
                <w:sz w:val="17"/>
                <w:szCs w:val="17"/>
              </w:rPr>
              <w:t>MAE (CLP)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6" w14:textId="77777777" w:rsidR="00106409" w:rsidRDefault="006C2457">
            <w:r>
              <w:rPr>
                <w:b/>
                <w:bCs/>
                <w:sz w:val="17"/>
                <w:szCs w:val="17"/>
              </w:rPr>
              <w:t>RMSE (CLP)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7" w14:textId="77777777" w:rsidR="00106409" w:rsidRDefault="006C2457">
            <w:proofErr w:type="spellStart"/>
            <w:r>
              <w:rPr>
                <w:b/>
                <w:bCs/>
                <w:sz w:val="17"/>
                <w:szCs w:val="17"/>
              </w:rPr>
              <w:t>MedAE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(CLP)</w:t>
            </w:r>
          </w:p>
        </w:tc>
      </w:tr>
      <w:tr w:rsidR="00106409" w14:paraId="66E2C700" w14:textId="77777777">
        <w:tc>
          <w:tcPr>
            <w:tcW w:w="2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9" w14:textId="77777777" w:rsidR="00106409" w:rsidRDefault="006C2457">
            <w:r>
              <w:rPr>
                <w:sz w:val="17"/>
                <w:szCs w:val="17"/>
              </w:rPr>
              <w:t>Modelo nulo (media)</w:t>
            </w:r>
          </w:p>
        </w:tc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A" w14:textId="77777777" w:rsidR="00106409" w:rsidRDefault="006C2457">
            <w:r>
              <w:rPr>
                <w:sz w:val="17"/>
                <w:szCs w:val="17"/>
              </w:rPr>
              <w:t>0</w:t>
            </w:r>
          </w:p>
        </w:tc>
        <w:tc>
          <w:tcPr>
            <w:tcW w:w="10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B" w14:textId="77777777" w:rsidR="00106409" w:rsidRDefault="006C2457">
            <w:r>
              <w:rPr>
                <w:sz w:val="17"/>
                <w:szCs w:val="17"/>
              </w:rPr>
              <w:t>0.8861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C" w14:textId="77777777" w:rsidR="00106409" w:rsidRDefault="006C2457">
            <w:r>
              <w:rPr>
                <w:sz w:val="17"/>
                <w:szCs w:val="17"/>
              </w:rPr>
              <w:t>-0.000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D" w14:textId="77777777" w:rsidR="00106409" w:rsidRDefault="006C2457">
            <w:r>
              <w:rPr>
                <w:sz w:val="17"/>
                <w:szCs w:val="17"/>
              </w:rPr>
              <w:t>$457.420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E" w14:textId="77777777" w:rsidR="00106409" w:rsidRDefault="006C2457">
            <w:r>
              <w:rPr>
                <w:sz w:val="17"/>
                <w:szCs w:val="17"/>
              </w:rPr>
              <w:t>$860.865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6FF" w14:textId="77777777" w:rsidR="00106409" w:rsidRDefault="006C2457">
            <w:r>
              <w:rPr>
                <w:sz w:val="17"/>
                <w:szCs w:val="17"/>
              </w:rPr>
              <w:t>$295.745</w:t>
            </w:r>
          </w:p>
        </w:tc>
      </w:tr>
      <w:tr w:rsidR="00106409" w14:paraId="66E2C708" w14:textId="77777777">
        <w:tc>
          <w:tcPr>
            <w:tcW w:w="2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1" w14:textId="77777777" w:rsidR="00106409" w:rsidRDefault="006C2457">
            <w:r>
              <w:rPr>
                <w:sz w:val="17"/>
                <w:szCs w:val="17"/>
              </w:rPr>
              <w:t>OLS completo</w:t>
            </w:r>
          </w:p>
        </w:tc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2" w14:textId="77777777" w:rsidR="00106409" w:rsidRDefault="006C2457">
            <w:r>
              <w:rPr>
                <w:sz w:val="17"/>
                <w:szCs w:val="17"/>
              </w:rPr>
              <w:t>44</w:t>
            </w:r>
          </w:p>
        </w:tc>
        <w:tc>
          <w:tcPr>
            <w:tcW w:w="10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3" w14:textId="77777777" w:rsidR="00106409" w:rsidRDefault="006C2457">
            <w:r>
              <w:rPr>
                <w:sz w:val="17"/>
                <w:szCs w:val="17"/>
              </w:rPr>
              <w:t>0.5653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4" w14:textId="77777777" w:rsidR="00106409" w:rsidRDefault="006C2457">
            <w:r>
              <w:rPr>
                <w:sz w:val="17"/>
                <w:szCs w:val="17"/>
              </w:rPr>
              <w:t>0.593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5" w14:textId="77777777" w:rsidR="00106409" w:rsidRDefault="006C2457">
            <w:r>
              <w:rPr>
                <w:sz w:val="17"/>
                <w:szCs w:val="17"/>
              </w:rPr>
              <w:t>$309.824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6" w14:textId="77777777" w:rsidR="00106409" w:rsidRDefault="006C2457">
            <w:r>
              <w:rPr>
                <w:sz w:val="17"/>
                <w:szCs w:val="17"/>
              </w:rPr>
              <w:t>$691.604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7" w14:textId="77777777" w:rsidR="00106409" w:rsidRDefault="006C2457">
            <w:r>
              <w:rPr>
                <w:sz w:val="17"/>
                <w:szCs w:val="17"/>
              </w:rPr>
              <w:t>$172.459</w:t>
            </w:r>
          </w:p>
        </w:tc>
      </w:tr>
      <w:tr w:rsidR="00106409" w14:paraId="66E2C710" w14:textId="77777777">
        <w:tc>
          <w:tcPr>
            <w:tcW w:w="2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9" w14:textId="77777777" w:rsidR="00106409" w:rsidRDefault="006C2457">
            <w:r>
              <w:rPr>
                <w:sz w:val="17"/>
                <w:szCs w:val="17"/>
              </w:rPr>
              <w:t xml:space="preserve">Best </w:t>
            </w:r>
            <w:proofErr w:type="spellStart"/>
            <w:r>
              <w:rPr>
                <w:sz w:val="17"/>
                <w:szCs w:val="17"/>
              </w:rPr>
              <w:t>subsets</w:t>
            </w:r>
            <w:proofErr w:type="spellEnd"/>
            <w:r>
              <w:rPr>
                <w:sz w:val="17"/>
                <w:szCs w:val="17"/>
              </w:rPr>
              <w:t xml:space="preserve"> (k=7)</w:t>
            </w:r>
          </w:p>
        </w:tc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A" w14:textId="77777777" w:rsidR="00106409" w:rsidRDefault="006C2457">
            <w:r>
              <w:rPr>
                <w:sz w:val="17"/>
                <w:szCs w:val="17"/>
              </w:rPr>
              <w:t>27</w:t>
            </w:r>
          </w:p>
        </w:tc>
        <w:tc>
          <w:tcPr>
            <w:tcW w:w="10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B" w14:textId="77777777" w:rsidR="00106409" w:rsidRDefault="006C2457">
            <w:r>
              <w:rPr>
                <w:sz w:val="17"/>
                <w:szCs w:val="17"/>
              </w:rPr>
              <w:t>0.5700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C" w14:textId="77777777" w:rsidR="00106409" w:rsidRDefault="006C2457">
            <w:r>
              <w:rPr>
                <w:sz w:val="17"/>
                <w:szCs w:val="17"/>
              </w:rPr>
              <w:t>0.586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D" w14:textId="77777777" w:rsidR="00106409" w:rsidRDefault="006C2457">
            <w:r>
              <w:rPr>
                <w:sz w:val="17"/>
                <w:szCs w:val="17"/>
              </w:rPr>
              <w:t>$313.769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E" w14:textId="77777777" w:rsidR="00106409" w:rsidRDefault="006C2457">
            <w:r>
              <w:rPr>
                <w:sz w:val="17"/>
                <w:szCs w:val="17"/>
              </w:rPr>
              <w:t>$693.716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0F" w14:textId="77777777" w:rsidR="00106409" w:rsidRDefault="006C2457">
            <w:r>
              <w:rPr>
                <w:sz w:val="17"/>
                <w:szCs w:val="17"/>
              </w:rPr>
              <w:t>$174.893</w:t>
            </w:r>
          </w:p>
        </w:tc>
      </w:tr>
      <w:tr w:rsidR="00106409" w14:paraId="66E2C718" w14:textId="77777777">
        <w:tc>
          <w:tcPr>
            <w:tcW w:w="2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1" w14:textId="77777777" w:rsidR="00106409" w:rsidRDefault="006C2457">
            <w:r>
              <w:rPr>
                <w:sz w:val="17"/>
                <w:szCs w:val="17"/>
              </w:rPr>
              <w:t>Ridge (λ_1SE=1.66e+03)</w:t>
            </w:r>
          </w:p>
        </w:tc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2" w14:textId="77777777" w:rsidR="00106409" w:rsidRDefault="006C2457">
            <w:r>
              <w:rPr>
                <w:sz w:val="17"/>
                <w:szCs w:val="17"/>
              </w:rPr>
              <w:t>44</w:t>
            </w:r>
          </w:p>
        </w:tc>
        <w:tc>
          <w:tcPr>
            <w:tcW w:w="10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3" w14:textId="77777777" w:rsidR="00106409" w:rsidRDefault="006C2457">
            <w:r>
              <w:rPr>
                <w:sz w:val="17"/>
                <w:szCs w:val="17"/>
              </w:rPr>
              <w:t>0.5698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4" w14:textId="77777777" w:rsidR="00106409" w:rsidRDefault="006C2457">
            <w:r>
              <w:rPr>
                <w:sz w:val="17"/>
                <w:szCs w:val="17"/>
              </w:rPr>
              <w:t>0.586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5" w14:textId="77777777" w:rsidR="00106409" w:rsidRDefault="006C2457">
            <w:r>
              <w:rPr>
                <w:sz w:val="17"/>
                <w:szCs w:val="17"/>
              </w:rPr>
              <w:t>$309.125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6" w14:textId="77777777" w:rsidR="00106409" w:rsidRDefault="006C2457">
            <w:r>
              <w:rPr>
                <w:sz w:val="17"/>
                <w:szCs w:val="17"/>
              </w:rPr>
              <w:t>$694.024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7" w14:textId="77777777" w:rsidR="00106409" w:rsidRDefault="006C2457">
            <w:r>
              <w:rPr>
                <w:sz w:val="17"/>
                <w:szCs w:val="17"/>
              </w:rPr>
              <w:t>$172.708</w:t>
            </w:r>
          </w:p>
        </w:tc>
      </w:tr>
      <w:tr w:rsidR="00106409" w14:paraId="66E2C720" w14:textId="77777777">
        <w:tc>
          <w:tcPr>
            <w:tcW w:w="26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9" w14:textId="77777777" w:rsidR="00106409" w:rsidRDefault="006C2457">
            <w:r>
              <w:rPr>
                <w:sz w:val="17"/>
                <w:szCs w:val="17"/>
              </w:rPr>
              <w:t>Lasso (λ_1SE=0.00495)</w:t>
            </w:r>
          </w:p>
        </w:tc>
        <w:tc>
          <w:tcPr>
            <w:tcW w:w="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A" w14:textId="77777777" w:rsidR="00106409" w:rsidRDefault="006C2457">
            <w:r>
              <w:rPr>
                <w:sz w:val="17"/>
                <w:szCs w:val="17"/>
              </w:rPr>
              <w:t>42</w:t>
            </w:r>
          </w:p>
        </w:tc>
        <w:tc>
          <w:tcPr>
            <w:tcW w:w="10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B" w14:textId="77777777" w:rsidR="00106409" w:rsidRDefault="006C2457">
            <w:r>
              <w:rPr>
                <w:sz w:val="17"/>
                <w:szCs w:val="17"/>
              </w:rPr>
              <w:t>0.5697</w:t>
            </w:r>
          </w:p>
        </w:tc>
        <w:tc>
          <w:tcPr>
            <w:tcW w:w="9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C" w14:textId="77777777" w:rsidR="00106409" w:rsidRDefault="006C2457">
            <w:r>
              <w:rPr>
                <w:sz w:val="17"/>
                <w:szCs w:val="17"/>
              </w:rPr>
              <w:t>0.587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D" w14:textId="77777777" w:rsidR="00106409" w:rsidRDefault="006C2457">
            <w:r>
              <w:rPr>
                <w:sz w:val="17"/>
                <w:szCs w:val="17"/>
              </w:rPr>
              <w:t>$310.221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E" w14:textId="77777777" w:rsidR="00106409" w:rsidRDefault="006C2457">
            <w:r>
              <w:rPr>
                <w:sz w:val="17"/>
                <w:szCs w:val="17"/>
              </w:rPr>
              <w:t>$694.367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1F" w14:textId="77777777" w:rsidR="00106409" w:rsidRDefault="006C2457">
            <w:r>
              <w:rPr>
                <w:sz w:val="17"/>
                <w:szCs w:val="17"/>
              </w:rPr>
              <w:t>$174.600</w:t>
            </w:r>
          </w:p>
        </w:tc>
      </w:tr>
    </w:tbl>
    <w:p w14:paraId="66E2C721" w14:textId="77777777" w:rsidR="00106409" w:rsidRDefault="00106409">
      <w:pPr>
        <w:spacing w:after="12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8"/>
        <w:gridCol w:w="1474"/>
        <w:gridCol w:w="3175"/>
        <w:gridCol w:w="1474"/>
      </w:tblGrid>
      <w:tr w:rsidR="00106409" w14:paraId="66E2C726" w14:textId="77777777">
        <w:trPr>
          <w:tblHeader/>
        </w:trPr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2" w14:textId="77777777" w:rsidR="00106409" w:rsidRDefault="006C2457">
            <w:r>
              <w:rPr>
                <w:b/>
                <w:bCs/>
                <w:sz w:val="17"/>
                <w:szCs w:val="17"/>
              </w:rPr>
              <w:t>Modelo vs OLS completo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3" w14:textId="77777777" w:rsidR="00106409" w:rsidRDefault="006C2457">
            <w:r>
              <w:rPr>
                <w:b/>
                <w:bCs/>
                <w:sz w:val="17"/>
                <w:szCs w:val="17"/>
              </w:rPr>
              <w:t>Δ MAE</w:t>
            </w:r>
          </w:p>
        </w:tc>
        <w:tc>
          <w:tcPr>
            <w:tcW w:w="31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4" w14:textId="77777777" w:rsidR="00106409" w:rsidRDefault="006C2457">
            <w:r>
              <w:rPr>
                <w:b/>
                <w:bCs/>
                <w:sz w:val="17"/>
                <w:szCs w:val="17"/>
              </w:rPr>
              <w:t>IC 95 % (</w:t>
            </w:r>
            <w:proofErr w:type="spellStart"/>
            <w:r>
              <w:rPr>
                <w:b/>
                <w:bCs/>
                <w:sz w:val="17"/>
                <w:szCs w:val="17"/>
              </w:rPr>
              <w:t>bootstrap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pareado, B = 2000)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5" w14:textId="77777777" w:rsidR="00106409" w:rsidRDefault="006C2457">
            <w:r>
              <w:rPr>
                <w:b/>
                <w:bCs/>
                <w:sz w:val="17"/>
                <w:szCs w:val="17"/>
              </w:rPr>
              <w:t>¿Significativa?</w:t>
            </w:r>
          </w:p>
        </w:tc>
      </w:tr>
      <w:tr w:rsidR="00106409" w14:paraId="66E2C72B" w14:textId="77777777"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7" w14:textId="77777777" w:rsidR="00106409" w:rsidRDefault="006C2457">
            <w:r>
              <w:rPr>
                <w:sz w:val="17"/>
                <w:szCs w:val="17"/>
              </w:rPr>
              <w:t>Modelo nulo (media)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8" w14:textId="77777777" w:rsidR="00106409" w:rsidRDefault="006C2457">
            <w:r>
              <w:rPr>
                <w:sz w:val="17"/>
                <w:szCs w:val="17"/>
              </w:rPr>
              <w:t>+147.596</w:t>
            </w:r>
          </w:p>
        </w:tc>
        <w:tc>
          <w:tcPr>
            <w:tcW w:w="31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9" w14:textId="77777777" w:rsidR="00106409" w:rsidRDefault="006C2457">
            <w:r>
              <w:rPr>
                <w:sz w:val="17"/>
                <w:szCs w:val="17"/>
              </w:rPr>
              <w:t>[</w:t>
            </w:r>
            <w:proofErr w:type="gramStart"/>
            <w:r>
              <w:rPr>
                <w:sz w:val="17"/>
                <w:szCs w:val="17"/>
              </w:rPr>
              <w:t>138.363 ;</w:t>
            </w:r>
            <w:proofErr w:type="gramEnd"/>
            <w:r>
              <w:rPr>
                <w:sz w:val="17"/>
                <w:szCs w:val="17"/>
              </w:rPr>
              <w:t xml:space="preserve"> 156.392]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A" w14:textId="77777777" w:rsidR="00106409" w:rsidRDefault="006C2457">
            <w:r>
              <w:rPr>
                <w:sz w:val="17"/>
                <w:szCs w:val="17"/>
              </w:rPr>
              <w:t>Sí</w:t>
            </w:r>
          </w:p>
        </w:tc>
      </w:tr>
      <w:tr w:rsidR="00106409" w14:paraId="66E2C730" w14:textId="77777777"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C" w14:textId="77777777" w:rsidR="00106409" w:rsidRDefault="006C2457">
            <w:r>
              <w:rPr>
                <w:sz w:val="17"/>
                <w:szCs w:val="17"/>
              </w:rPr>
              <w:t xml:space="preserve">Best </w:t>
            </w:r>
            <w:proofErr w:type="spellStart"/>
            <w:r>
              <w:rPr>
                <w:sz w:val="17"/>
                <w:szCs w:val="17"/>
              </w:rPr>
              <w:t>subsets</w:t>
            </w:r>
            <w:proofErr w:type="spellEnd"/>
            <w:r>
              <w:rPr>
                <w:sz w:val="17"/>
                <w:szCs w:val="17"/>
              </w:rPr>
              <w:t xml:space="preserve"> (k=7)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D" w14:textId="77777777" w:rsidR="00106409" w:rsidRDefault="006C2457">
            <w:r>
              <w:rPr>
                <w:sz w:val="17"/>
                <w:szCs w:val="17"/>
              </w:rPr>
              <w:t>+3.945</w:t>
            </w:r>
          </w:p>
        </w:tc>
        <w:tc>
          <w:tcPr>
            <w:tcW w:w="31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E" w14:textId="77777777" w:rsidR="00106409" w:rsidRDefault="006C2457">
            <w:r>
              <w:rPr>
                <w:sz w:val="17"/>
                <w:szCs w:val="17"/>
              </w:rPr>
              <w:t>[</w:t>
            </w:r>
            <w:proofErr w:type="gramStart"/>
            <w:r>
              <w:rPr>
                <w:sz w:val="17"/>
                <w:szCs w:val="17"/>
              </w:rPr>
              <w:t>2.383 ;</w:t>
            </w:r>
            <w:proofErr w:type="gramEnd"/>
            <w:r>
              <w:rPr>
                <w:sz w:val="17"/>
                <w:szCs w:val="17"/>
              </w:rPr>
              <w:t xml:space="preserve"> 5.566]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2F" w14:textId="77777777" w:rsidR="00106409" w:rsidRDefault="006C2457">
            <w:r>
              <w:rPr>
                <w:sz w:val="17"/>
                <w:szCs w:val="17"/>
              </w:rPr>
              <w:t>Sí</w:t>
            </w:r>
          </w:p>
        </w:tc>
      </w:tr>
      <w:tr w:rsidR="00106409" w14:paraId="66E2C735" w14:textId="77777777"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31" w14:textId="77777777" w:rsidR="00106409" w:rsidRDefault="006C2457">
            <w:r>
              <w:rPr>
                <w:sz w:val="17"/>
                <w:szCs w:val="17"/>
              </w:rPr>
              <w:t>Ridge (λ_1SE=1.66e+03)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32" w14:textId="77777777" w:rsidR="00106409" w:rsidRDefault="006C2457">
            <w:r>
              <w:rPr>
                <w:sz w:val="17"/>
                <w:szCs w:val="17"/>
              </w:rPr>
              <w:t>-699</w:t>
            </w:r>
          </w:p>
        </w:tc>
        <w:tc>
          <w:tcPr>
            <w:tcW w:w="31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33" w14:textId="77777777" w:rsidR="00106409" w:rsidRDefault="006C2457">
            <w:r>
              <w:rPr>
                <w:sz w:val="17"/>
                <w:szCs w:val="17"/>
              </w:rPr>
              <w:t>[-1.</w:t>
            </w:r>
            <w:proofErr w:type="gramStart"/>
            <w:r>
              <w:rPr>
                <w:sz w:val="17"/>
                <w:szCs w:val="17"/>
              </w:rPr>
              <w:t>928 ;</w:t>
            </w:r>
            <w:proofErr w:type="gramEnd"/>
            <w:r>
              <w:rPr>
                <w:sz w:val="17"/>
                <w:szCs w:val="17"/>
              </w:rPr>
              <w:t xml:space="preserve"> 631]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34" w14:textId="77777777" w:rsidR="00106409" w:rsidRDefault="006C2457">
            <w:r>
              <w:rPr>
                <w:sz w:val="17"/>
                <w:szCs w:val="17"/>
              </w:rPr>
              <w:t>No</w:t>
            </w:r>
          </w:p>
        </w:tc>
      </w:tr>
      <w:tr w:rsidR="00106409" w14:paraId="66E2C73A" w14:textId="77777777">
        <w:tc>
          <w:tcPr>
            <w:tcW w:w="29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36" w14:textId="77777777" w:rsidR="00106409" w:rsidRDefault="006C2457">
            <w:r>
              <w:rPr>
                <w:sz w:val="17"/>
                <w:szCs w:val="17"/>
              </w:rPr>
              <w:t>Lasso (λ_1SE=0.00495)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37" w14:textId="77777777" w:rsidR="00106409" w:rsidRDefault="006C2457">
            <w:r>
              <w:rPr>
                <w:sz w:val="17"/>
                <w:szCs w:val="17"/>
              </w:rPr>
              <w:t>+398</w:t>
            </w:r>
          </w:p>
        </w:tc>
        <w:tc>
          <w:tcPr>
            <w:tcW w:w="31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38" w14:textId="77777777" w:rsidR="00106409" w:rsidRDefault="006C2457">
            <w:r>
              <w:rPr>
                <w:sz w:val="17"/>
                <w:szCs w:val="17"/>
              </w:rPr>
              <w:t>[-</w:t>
            </w:r>
            <w:proofErr w:type="gramStart"/>
            <w:r>
              <w:rPr>
                <w:sz w:val="17"/>
                <w:szCs w:val="17"/>
              </w:rPr>
              <w:t>844 ;</w:t>
            </w:r>
            <w:proofErr w:type="gramEnd"/>
            <w:r>
              <w:rPr>
                <w:sz w:val="17"/>
                <w:szCs w:val="17"/>
              </w:rPr>
              <w:t xml:space="preserve"> 1.659]</w:t>
            </w:r>
          </w:p>
        </w:tc>
        <w:tc>
          <w:tcPr>
            <w:tcW w:w="147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39" w14:textId="77777777" w:rsidR="00106409" w:rsidRDefault="006C2457">
            <w:r>
              <w:rPr>
                <w:sz w:val="17"/>
                <w:szCs w:val="17"/>
              </w:rPr>
              <w:t>No</w:t>
            </w:r>
          </w:p>
        </w:tc>
      </w:tr>
    </w:tbl>
    <w:p w14:paraId="66E2C73B" w14:textId="77777777" w:rsidR="00106409" w:rsidRDefault="00106409">
      <w:pPr>
        <w:spacing w:after="120"/>
      </w:pPr>
    </w:p>
    <w:p w14:paraId="66E2C73C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Los modelos lineales son equivalentes.</w:t>
      </w:r>
      <w:r>
        <w:t xml:space="preserve"> Ridge y Lasso no difieren de OLS (sus IC incluyen 0). Best </w:t>
      </w:r>
      <w:proofErr w:type="spellStart"/>
      <w:r>
        <w:t>subsets</w:t>
      </w:r>
      <w:proofErr w:type="spellEnd"/>
      <w:r>
        <w:t xml:space="preserve"> es significativamente peor, pero solo en 1,3 % del MAE, y a cambio usa 27 columnas en vez de 44.</w:t>
      </w:r>
    </w:p>
    <w:p w14:paraId="66E2C73D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lastRenderedPageBreak/>
        <w:t>Por qué la regularización no ayuda:</w:t>
      </w:r>
      <w:r>
        <w:t xml:space="preserve"> el error de entrenamiento (0,565) ≈ el error CV (0,566), así que no hay varianza que reducir. El 41 % no explicado corresponde a variables omitidas (tamaño de empresa, experiencia efectiva) y a ruido.</w:t>
      </w:r>
    </w:p>
    <w:p w14:paraId="66E2C73E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MAE vs RMSE:</w:t>
      </w:r>
      <w:r>
        <w:t xml:space="preserve"> el RMSE en pesos es 2,2 veces el MAE porque lo dominan los ingresos altos. En el decil 10 el MAE es ≈ $1,1 millones, contra $150–370 mil en los deciles 1–9: el modelo en log subestima la cola superior. El </w:t>
      </w:r>
      <w:proofErr w:type="spellStart"/>
      <w:r>
        <w:t>MedAE</w:t>
      </w:r>
      <w:proofErr w:type="spellEnd"/>
      <w:r>
        <w:t xml:space="preserve"> (≈ $172 mil) representa mejor el error típico.</w:t>
      </w:r>
    </w:p>
    <w:p w14:paraId="66E2C73F" w14:textId="77777777" w:rsidR="00106409" w:rsidRDefault="006C245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E2C76B" wp14:editId="66E2C76C">
            <wp:extent cx="5810250" cy="2019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C740" w14:textId="77777777" w:rsidR="00106409" w:rsidRDefault="006C2457">
      <w:pPr>
        <w:spacing w:after="200"/>
        <w:jc w:val="center"/>
      </w:pPr>
      <w:r>
        <w:rPr>
          <w:i/>
          <w:iCs/>
          <w:color w:val="555555"/>
          <w:sz w:val="16"/>
          <w:szCs w:val="16"/>
        </w:rPr>
        <w:t>Figura 4. Real vs predicho (Lasso λ_1SE) y MAE por decil de ingreso real en el conjunto de prueba.</w:t>
      </w:r>
    </w:p>
    <w:p w14:paraId="66E2C741" w14:textId="77777777" w:rsidR="00106409" w:rsidRDefault="006C2457">
      <w:pPr>
        <w:pStyle w:val="Ttulo1"/>
        <w:keepNext/>
      </w:pPr>
      <w:r>
        <w:t>4. Curva de validación y compromiso sesgo-varianza</w:t>
      </w:r>
    </w:p>
    <w:p w14:paraId="66E2C742" w14:textId="77777777" w:rsidR="00106409" w:rsidRDefault="006C2457">
      <w:pPr>
        <w:spacing w:after="100"/>
        <w:jc w:val="both"/>
      </w:pPr>
      <w:r>
        <w:t xml:space="preserve">En las figuras 2 y 3, a la derecha (λ alto o k bajo) el error de entrenamiento y el de CV suben juntos: eso es </w:t>
      </w:r>
      <w:r>
        <w:rPr>
          <w:b/>
          <w:bCs/>
        </w:rPr>
        <w:t>sesgo</w:t>
      </w:r>
      <w:r>
        <w:t xml:space="preserve"> (</w:t>
      </w:r>
      <w:proofErr w:type="spellStart"/>
      <w:r>
        <w:t>subajuste</w:t>
      </w:r>
      <w:proofErr w:type="spellEnd"/>
      <w:r>
        <w:t xml:space="preserve">), y Lasso converge al modelo nulo (0,88). A la izquierda la curva es plana y ambas curvas se superponen: con n = 31 000 el término de </w:t>
      </w:r>
      <w:r>
        <w:rPr>
          <w:b/>
          <w:bCs/>
        </w:rPr>
        <w:t>varianza</w:t>
      </w:r>
      <w:r>
        <w:t xml:space="preserve"> es despreciable, por eso no aparece la «U» clásica. Para hacer visible el fenómeno se repitió el ajuste 200 veces con submuestras de n = 150:</w:t>
      </w:r>
    </w:p>
    <w:tbl>
      <w:tblPr>
        <w:tblW w:w="8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644"/>
        <w:gridCol w:w="1644"/>
        <w:gridCol w:w="1644"/>
        <w:gridCol w:w="1814"/>
      </w:tblGrid>
      <w:tr w:rsidR="00106409" w14:paraId="66E2C748" w14:textId="77777777">
        <w:trPr>
          <w:tblHeader/>
        </w:trPr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3" w14:textId="77777777" w:rsidR="00106409" w:rsidRDefault="00106409"/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4" w14:textId="77777777" w:rsidR="00106409" w:rsidRDefault="006C2457">
            <w:r>
              <w:rPr>
                <w:b/>
                <w:bCs/>
                <w:sz w:val="17"/>
                <w:szCs w:val="17"/>
              </w:rPr>
              <w:t>RMSE entren.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5" w14:textId="77777777" w:rsidR="00106409" w:rsidRDefault="006C2457">
            <w:r>
              <w:rPr>
                <w:b/>
                <w:bCs/>
                <w:sz w:val="17"/>
                <w:szCs w:val="17"/>
              </w:rPr>
              <w:t>RMSE prueba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6" w14:textId="77777777" w:rsidR="00106409" w:rsidRDefault="006C2457">
            <w:proofErr w:type="spellStart"/>
            <w:r>
              <w:rPr>
                <w:b/>
                <w:bCs/>
                <w:sz w:val="17"/>
                <w:szCs w:val="17"/>
              </w:rPr>
              <w:t>Desv</w:t>
            </w:r>
            <w:proofErr w:type="spellEnd"/>
            <w:r>
              <w:rPr>
                <w:b/>
                <w:bCs/>
                <w:sz w:val="17"/>
                <w:szCs w:val="17"/>
              </w:rPr>
              <w:t>. prueba</w:t>
            </w:r>
          </w:p>
        </w:tc>
        <w:tc>
          <w:tcPr>
            <w:tcW w:w="18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7" w14:textId="77777777" w:rsidR="00106409" w:rsidRDefault="006C2457">
            <w:r>
              <w:rPr>
                <w:b/>
                <w:bCs/>
                <w:sz w:val="17"/>
                <w:szCs w:val="17"/>
              </w:rPr>
              <w:t>Var. coeficientes</w:t>
            </w:r>
          </w:p>
        </w:tc>
      </w:tr>
      <w:tr w:rsidR="00106409" w14:paraId="66E2C74E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9" w14:textId="77777777" w:rsidR="00106409" w:rsidRDefault="006C2457">
            <w:r>
              <w:rPr>
                <w:sz w:val="17"/>
                <w:szCs w:val="17"/>
              </w:rPr>
              <w:t>OLS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A" w14:textId="77777777" w:rsidR="00106409" w:rsidRDefault="006C2457">
            <w:r>
              <w:rPr>
                <w:sz w:val="17"/>
                <w:szCs w:val="17"/>
              </w:rPr>
              <w:t>0,473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B" w14:textId="77777777" w:rsidR="00106409" w:rsidRDefault="006C2457">
            <w:r>
              <w:rPr>
                <w:sz w:val="17"/>
                <w:szCs w:val="17"/>
              </w:rPr>
              <w:t>0,675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C" w14:textId="77777777" w:rsidR="00106409" w:rsidRDefault="006C2457">
            <w:r>
              <w:rPr>
                <w:sz w:val="17"/>
                <w:szCs w:val="17"/>
              </w:rPr>
              <w:t>0,030</w:t>
            </w:r>
          </w:p>
        </w:tc>
        <w:tc>
          <w:tcPr>
            <w:tcW w:w="18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D" w14:textId="77777777" w:rsidR="00106409" w:rsidRDefault="006C2457">
            <w:r>
              <w:rPr>
                <w:sz w:val="17"/>
                <w:szCs w:val="17"/>
              </w:rPr>
              <w:t>0,011</w:t>
            </w:r>
          </w:p>
        </w:tc>
      </w:tr>
      <w:tr w:rsidR="00106409" w14:paraId="66E2C754" w14:textId="77777777">
        <w:tc>
          <w:tcPr>
            <w:tcW w:w="19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4F" w14:textId="77777777" w:rsidR="00106409" w:rsidRDefault="006C2457">
            <w:r>
              <w:rPr>
                <w:sz w:val="17"/>
                <w:szCs w:val="17"/>
              </w:rPr>
              <w:t>Ridge (λ por CV)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50" w14:textId="77777777" w:rsidR="00106409" w:rsidRDefault="006C2457">
            <w:r>
              <w:rPr>
                <w:sz w:val="17"/>
                <w:szCs w:val="17"/>
              </w:rPr>
              <w:t>0,516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51" w14:textId="77777777" w:rsidR="00106409" w:rsidRDefault="006C2457">
            <w:r>
              <w:rPr>
                <w:sz w:val="17"/>
                <w:szCs w:val="17"/>
              </w:rPr>
              <w:t>0,639</w:t>
            </w:r>
          </w:p>
        </w:tc>
        <w:tc>
          <w:tcPr>
            <w:tcW w:w="16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52" w14:textId="77777777" w:rsidR="00106409" w:rsidRDefault="006C2457">
            <w:r>
              <w:rPr>
                <w:sz w:val="17"/>
                <w:szCs w:val="17"/>
              </w:rPr>
              <w:t>0,018</w:t>
            </w:r>
          </w:p>
        </w:tc>
        <w:tc>
          <w:tcPr>
            <w:tcW w:w="18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2C753" w14:textId="77777777" w:rsidR="00106409" w:rsidRDefault="006C2457">
            <w:r>
              <w:rPr>
                <w:sz w:val="17"/>
                <w:szCs w:val="17"/>
              </w:rPr>
              <w:t>0,001</w:t>
            </w:r>
          </w:p>
        </w:tc>
      </w:tr>
    </w:tbl>
    <w:p w14:paraId="66E2C755" w14:textId="77777777" w:rsidR="00106409" w:rsidRDefault="00106409">
      <w:pPr>
        <w:spacing w:after="120"/>
      </w:pPr>
    </w:p>
    <w:p w14:paraId="66E2C756" w14:textId="77777777" w:rsidR="00106409" w:rsidRDefault="006C2457">
      <w:pPr>
        <w:spacing w:after="100"/>
        <w:jc w:val="both"/>
      </w:pPr>
      <w:r>
        <w:t xml:space="preserve">OLS </w:t>
      </w:r>
      <w:proofErr w:type="spellStart"/>
      <w:r>
        <w:t>sobreajusta</w:t>
      </w:r>
      <w:proofErr w:type="spellEnd"/>
      <w:r>
        <w:t xml:space="preserve">, con una brecha de 0,20 entre entrenamiento y prueba. Ridge sube levemente el sesgo (+0,04 en entrenamiento), reduce 89 % la varianza de los coeficientes y 40 % la dispersión del error, y así baja 5 % el error de prueba. </w:t>
      </w:r>
      <w:r>
        <w:rPr>
          <w:b/>
          <w:bCs/>
        </w:rPr>
        <w:t>Validación y regularización no son alternativas:</w:t>
      </w:r>
      <w:r>
        <w:t xml:space="preserve"> la validación cruzada mide el error y elige λ o k; la regularización reduce la varianza. La primera es siempre necesaria. La segunda se justifica cuando p/n es alto o hay colinealidad: en la trayectoria de Lasso, edad y edad² se compensan y una termina eliminada.</w:t>
      </w:r>
    </w:p>
    <w:p w14:paraId="66E2C757" w14:textId="77777777" w:rsidR="00106409" w:rsidRDefault="006C2457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E2C76D" wp14:editId="66E2C76E">
            <wp:extent cx="5810250" cy="2019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C758" w14:textId="77777777" w:rsidR="00106409" w:rsidRDefault="006C2457">
      <w:pPr>
        <w:spacing w:after="200"/>
        <w:jc w:val="center"/>
      </w:pPr>
      <w:r>
        <w:rPr>
          <w:i/>
          <w:iCs/>
          <w:color w:val="555555"/>
          <w:sz w:val="16"/>
          <w:szCs w:val="16"/>
        </w:rPr>
        <w:t>Figura 5. Experimento n = 150: distribución del error de prueba y del coeficiente de «mujer» en 200 réplicas.</w:t>
      </w:r>
    </w:p>
    <w:p w14:paraId="66E2C759" w14:textId="77777777" w:rsidR="00106409" w:rsidRDefault="006C2457">
      <w:pPr>
        <w:pStyle w:val="Ttulo1"/>
        <w:keepNext/>
      </w:pPr>
      <w:r>
        <w:t>5. Conclusiones y recomendaciones de política pública</w:t>
      </w:r>
    </w:p>
    <w:p w14:paraId="66E2C75A" w14:textId="77777777" w:rsidR="00106409" w:rsidRDefault="006C2457">
      <w:pPr>
        <w:spacing w:after="100"/>
        <w:jc w:val="both"/>
      </w:pPr>
      <w:r>
        <w:t>Los efectos provienen del OLS completo y se expresan como 100</w:t>
      </w:r>
      <w:proofErr w:type="gramStart"/>
      <w:r>
        <w:t>·(</w:t>
      </w:r>
      <w:proofErr w:type="gramEnd"/>
      <w:r>
        <w:t>e^β − 1), manteniendo constante el resto de las variables.</w:t>
      </w:r>
    </w:p>
    <w:p w14:paraId="66E2C75B" w14:textId="77777777" w:rsidR="00106409" w:rsidRDefault="006C2457">
      <w:pPr>
        <w:pStyle w:val="Ttulo2"/>
        <w:keepNext/>
      </w:pPr>
      <w:r>
        <w:lastRenderedPageBreak/>
        <w:t>Conclusiones</w:t>
      </w:r>
    </w:p>
    <w:p w14:paraId="66E2C75C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Qué trabajo se hace pesa más que quién lo hace:</w:t>
      </w:r>
      <w:r>
        <w:t xml:space="preserve"> la ocupación, las horas y la informalidad, por sí solas, logran ~85 % del poder predictivo del modelo completo.</w:t>
      </w:r>
    </w:p>
    <w:p w14:paraId="66E2C75D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Brecha de género no explicada de 24 %</w:t>
      </w:r>
      <w:r>
        <w:t xml:space="preserve"> a igual edad, educación, horas, ocupación, categoría y región.</w:t>
      </w:r>
    </w:p>
    <w:p w14:paraId="66E2C75E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El retorno educativo es convexo:</w:t>
      </w:r>
      <w:r>
        <w:t xml:space="preserve"> técnica superior +9 %, universitaria +30 %, magíster +88 % y doctorado +128 %, todos respecto de secundaria.</w:t>
      </w:r>
    </w:p>
    <w:p w14:paraId="66E2C75F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La informalidad (−29 %) y el trabajo por cuenta propia (−32 %) penalizan por sí mismos.</w:t>
      </w:r>
      <w:r>
        <w:t xml:space="preserve"> Hay además brechas territoriales: Araucanía y Ñuble están ≈ 16 % bajo la RM.</w:t>
      </w:r>
    </w:p>
    <w:p w14:paraId="66E2C760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i/>
          <w:iCs/>
        </w:rPr>
        <w:t>Son asociaciones, no efectos causales, y el 41 % de la varianza queda sin explicar.</w:t>
      </w:r>
    </w:p>
    <w:p w14:paraId="66E2C761" w14:textId="77777777" w:rsidR="00106409" w:rsidRDefault="006C2457">
      <w:pPr>
        <w:pStyle w:val="Ttulo2"/>
        <w:keepNext/>
      </w:pPr>
      <w:r>
        <w:t>Recomendaciones</w:t>
      </w:r>
    </w:p>
    <w:p w14:paraId="66E2C762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Igualdad salarial con datos:</w:t>
      </w:r>
      <w:r>
        <w:t xml:space="preserve"> complementar la Ley 20.348 con reportes obligatorios de brecha por cargo en empresas medianas y grandes, junto con corresponsabilidad en el cuidado infantil.</w:t>
      </w:r>
    </w:p>
    <w:p w14:paraId="66E2C763" w14:textId="77777777" w:rsidR="00106409" w:rsidRDefault="006C2457">
      <w:pPr>
        <w:numPr>
          <w:ilvl w:val="0"/>
          <w:numId w:val="4"/>
        </w:numPr>
        <w:spacing w:after="60"/>
        <w:jc w:val="both"/>
      </w:pPr>
      <w:r>
        <w:rPr>
          <w:b/>
          <w:bCs/>
        </w:rPr>
        <w:t>Hacer conveniente la formalización:</w:t>
      </w:r>
      <w:r>
        <w:t xml:space="preserve"> régimen tributario y previsional simplificado para trabajadores por cuenta propia y crédito condicionado a cotizar.</w:t>
      </w:r>
    </w:p>
    <w:p w14:paraId="66E2C764" w14:textId="77777777" w:rsidR="00106409" w:rsidRDefault="006C2457">
      <w:pPr>
        <w:pStyle w:val="Prrafodelista"/>
        <w:numPr>
          <w:ilvl w:val="0"/>
          <w:numId w:val="4"/>
        </w:numPr>
        <w:spacing w:after="60"/>
        <w:jc w:val="both"/>
      </w:pPr>
      <w:r>
        <w:rPr>
          <w:b/>
          <w:bCs/>
        </w:rPr>
        <w:t>Pertinencia de la educación técnica superior:</w:t>
      </w:r>
      <w:r>
        <w:t xml:space="preserve"> un retorno de 9 % sugiere un desajuste con la demanda laboral. Se propone vincular el financiamiento a la empleabilidad y los ingresos de los egresados.</w:t>
      </w:r>
    </w:p>
    <w:sectPr w:rsidR="00106409" w:rsidSect="002F7F8F">
      <w:footerReference w:type="default" r:id="rId15"/>
      <w:pgSz w:w="11906" w:h="16838"/>
      <w:pgMar w:top="1020" w:right="1134" w:bottom="1020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66F5A" w14:textId="77777777" w:rsidR="006C2457" w:rsidRDefault="006C2457">
      <w:r>
        <w:separator/>
      </w:r>
    </w:p>
  </w:endnote>
  <w:endnote w:type="continuationSeparator" w:id="0">
    <w:p w14:paraId="7B7D888D" w14:textId="77777777" w:rsidR="006C2457" w:rsidRDefault="006C2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EAD0" w14:textId="77777777" w:rsidR="00106409" w:rsidRDefault="006C2457">
    <w:pPr>
      <w:jc w:val="right"/>
    </w:pPr>
    <w:r>
      <w:rPr>
        <w:color w:val="888888"/>
        <w:sz w:val="15"/>
        <w:szCs w:val="15"/>
      </w:rPr>
      <w:t xml:space="preserve">ESI 2023 · INE Chile </w:t>
    </w:r>
    <w:r w:rsidR="001F2FDC">
      <w:rPr>
        <w:color w:val="888888"/>
        <w:sz w:val="15"/>
        <w:szCs w:val="15"/>
      </w:rPr>
      <w:t>-</w:t>
    </w:r>
    <w:r>
      <w:rPr>
        <w:color w:val="888888"/>
        <w:sz w:val="15"/>
        <w:szCs w:val="15"/>
      </w:rPr>
      <w:t xml:space="preserve"> Prueba Máquinas de Aprendizaje   ·  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71403B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7C0B8" w14:textId="77777777" w:rsidR="006C2457" w:rsidRDefault="006C2457">
      <w:r>
        <w:separator/>
      </w:r>
    </w:p>
  </w:footnote>
  <w:footnote w:type="continuationSeparator" w:id="0">
    <w:p w14:paraId="618D33CA" w14:textId="77777777" w:rsidR="006C2457" w:rsidRDefault="006C24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7542"/>
    <w:multiLevelType w:val="hybridMultilevel"/>
    <w:tmpl w:val="883E18F0"/>
    <w:lvl w:ilvl="0" w:tplc="F69EAE46" w:tentative="1">
      <w:start w:val="1"/>
      <w:numFmt w:val="bullet"/>
      <w:lvlText w:val="●"/>
      <w:lvlJc w:val="left"/>
      <w:pPr>
        <w:ind w:left="720" w:hanging="360"/>
      </w:pPr>
    </w:lvl>
    <w:lvl w:ilvl="1" w:tplc="4BFA2E56" w:tentative="1">
      <w:start w:val="1"/>
      <w:numFmt w:val="bullet"/>
      <w:lvlText w:val="○"/>
      <w:lvlJc w:val="left"/>
      <w:pPr>
        <w:ind w:left="1440" w:hanging="360"/>
      </w:pPr>
    </w:lvl>
    <w:lvl w:ilvl="2" w:tplc="10B2B904" w:tentative="1">
      <w:start w:val="1"/>
      <w:numFmt w:val="bullet"/>
      <w:lvlText w:val="■"/>
      <w:lvlJc w:val="left"/>
      <w:pPr>
        <w:ind w:left="2160" w:hanging="360"/>
      </w:pPr>
    </w:lvl>
    <w:lvl w:ilvl="3" w:tplc="6616DC9E" w:tentative="1">
      <w:start w:val="1"/>
      <w:numFmt w:val="bullet"/>
      <w:lvlText w:val="●"/>
      <w:lvlJc w:val="left"/>
      <w:pPr>
        <w:ind w:left="2880" w:hanging="360"/>
      </w:pPr>
    </w:lvl>
    <w:lvl w:ilvl="4" w:tplc="21449F34" w:tentative="1">
      <w:start w:val="1"/>
      <w:numFmt w:val="bullet"/>
      <w:lvlText w:val="○"/>
      <w:lvlJc w:val="left"/>
      <w:pPr>
        <w:ind w:left="3600" w:hanging="360"/>
      </w:pPr>
    </w:lvl>
    <w:lvl w:ilvl="5" w:tplc="24A64CA0" w:tentative="1">
      <w:start w:val="1"/>
      <w:numFmt w:val="bullet"/>
      <w:lvlText w:val="■"/>
      <w:lvlJc w:val="left"/>
      <w:pPr>
        <w:ind w:left="4320" w:hanging="360"/>
      </w:pPr>
    </w:lvl>
    <w:lvl w:ilvl="6" w:tplc="289892C8" w:tentative="1">
      <w:start w:val="1"/>
      <w:numFmt w:val="bullet"/>
      <w:lvlText w:val="●"/>
      <w:lvlJc w:val="left"/>
      <w:pPr>
        <w:ind w:left="5040" w:hanging="360"/>
      </w:pPr>
    </w:lvl>
    <w:lvl w:ilvl="7" w:tplc="84E268E4" w:tentative="1">
      <w:start w:val="1"/>
      <w:numFmt w:val="bullet"/>
      <w:lvlText w:val="●"/>
      <w:lvlJc w:val="left"/>
      <w:pPr>
        <w:ind w:left="5760" w:hanging="360"/>
      </w:pPr>
    </w:lvl>
    <w:lvl w:ilvl="8" w:tplc="8618AA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BF4A9C"/>
    <w:multiLevelType w:val="hybridMultilevel"/>
    <w:tmpl w:val="10500E30"/>
    <w:lvl w:ilvl="0" w:tplc="ADB0E40C">
      <w:start w:val="1"/>
      <w:numFmt w:val="bullet"/>
      <w:lvlText w:val="•"/>
      <w:lvlJc w:val="left"/>
      <w:pPr>
        <w:ind w:left="360" w:hanging="240"/>
      </w:pPr>
    </w:lvl>
    <w:lvl w:ilvl="1" w:tplc="3056AE7C">
      <w:numFmt w:val="decimal"/>
      <w:lvlText w:val=""/>
      <w:lvlJc w:val="left"/>
    </w:lvl>
    <w:lvl w:ilvl="2" w:tplc="5B7AD63A">
      <w:numFmt w:val="decimal"/>
      <w:lvlText w:val=""/>
      <w:lvlJc w:val="left"/>
    </w:lvl>
    <w:lvl w:ilvl="3" w:tplc="0FFA2C30">
      <w:numFmt w:val="decimal"/>
      <w:lvlText w:val=""/>
      <w:lvlJc w:val="left"/>
    </w:lvl>
    <w:lvl w:ilvl="4" w:tplc="80BAED66">
      <w:numFmt w:val="decimal"/>
      <w:lvlText w:val=""/>
      <w:lvlJc w:val="left"/>
    </w:lvl>
    <w:lvl w:ilvl="5" w:tplc="E0B65188">
      <w:numFmt w:val="decimal"/>
      <w:lvlText w:val=""/>
      <w:lvlJc w:val="left"/>
    </w:lvl>
    <w:lvl w:ilvl="6" w:tplc="538C9484">
      <w:numFmt w:val="decimal"/>
      <w:lvlText w:val=""/>
      <w:lvlJc w:val="left"/>
    </w:lvl>
    <w:lvl w:ilvl="7" w:tplc="2A14ADAE">
      <w:numFmt w:val="decimal"/>
      <w:lvlText w:val=""/>
      <w:lvlJc w:val="left"/>
    </w:lvl>
    <w:lvl w:ilvl="8" w:tplc="9668AA4A">
      <w:numFmt w:val="decimal"/>
      <w:lvlText w:val=""/>
      <w:lvlJc w:val="left"/>
    </w:lvl>
  </w:abstractNum>
  <w:abstractNum w:abstractNumId="2" w15:restartNumberingAfterBreak="0">
    <w:nsid w:val="24F32BE0"/>
    <w:multiLevelType w:val="hybridMultilevel"/>
    <w:tmpl w:val="67046F48"/>
    <w:lvl w:ilvl="0" w:tplc="AB7061D2" w:tentative="1">
      <w:start w:val="1"/>
      <w:numFmt w:val="bullet"/>
      <w:lvlText w:val="●"/>
      <w:lvlJc w:val="left"/>
      <w:pPr>
        <w:ind w:left="720" w:hanging="360"/>
      </w:pPr>
    </w:lvl>
    <w:lvl w:ilvl="1" w:tplc="09F2F558" w:tentative="1">
      <w:start w:val="1"/>
      <w:numFmt w:val="bullet"/>
      <w:lvlText w:val="○"/>
      <w:lvlJc w:val="left"/>
      <w:pPr>
        <w:ind w:left="1440" w:hanging="360"/>
      </w:pPr>
    </w:lvl>
    <w:lvl w:ilvl="2" w:tplc="D250D3C4" w:tentative="1">
      <w:start w:val="1"/>
      <w:numFmt w:val="bullet"/>
      <w:lvlText w:val="■"/>
      <w:lvlJc w:val="left"/>
      <w:pPr>
        <w:ind w:left="2160" w:hanging="360"/>
      </w:pPr>
    </w:lvl>
    <w:lvl w:ilvl="3" w:tplc="8D0C92CA" w:tentative="1">
      <w:start w:val="1"/>
      <w:numFmt w:val="bullet"/>
      <w:lvlText w:val="●"/>
      <w:lvlJc w:val="left"/>
      <w:pPr>
        <w:ind w:left="2880" w:hanging="360"/>
      </w:pPr>
    </w:lvl>
    <w:lvl w:ilvl="4" w:tplc="DAC428A2" w:tentative="1">
      <w:start w:val="1"/>
      <w:numFmt w:val="bullet"/>
      <w:lvlText w:val="○"/>
      <w:lvlJc w:val="left"/>
      <w:pPr>
        <w:ind w:left="3600" w:hanging="360"/>
      </w:pPr>
    </w:lvl>
    <w:lvl w:ilvl="5" w:tplc="44E472EA" w:tentative="1">
      <w:start w:val="1"/>
      <w:numFmt w:val="bullet"/>
      <w:lvlText w:val="■"/>
      <w:lvlJc w:val="left"/>
      <w:pPr>
        <w:ind w:left="4320" w:hanging="360"/>
      </w:pPr>
    </w:lvl>
    <w:lvl w:ilvl="6" w:tplc="FA346270" w:tentative="1">
      <w:start w:val="1"/>
      <w:numFmt w:val="bullet"/>
      <w:lvlText w:val="●"/>
      <w:lvlJc w:val="left"/>
      <w:pPr>
        <w:ind w:left="5040" w:hanging="360"/>
      </w:pPr>
    </w:lvl>
    <w:lvl w:ilvl="7" w:tplc="D04EFBD6" w:tentative="1">
      <w:start w:val="1"/>
      <w:numFmt w:val="bullet"/>
      <w:lvlText w:val="●"/>
      <w:lvlJc w:val="left"/>
      <w:pPr>
        <w:ind w:left="5760" w:hanging="360"/>
      </w:pPr>
    </w:lvl>
    <w:lvl w:ilvl="8" w:tplc="D212979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F050132"/>
    <w:multiLevelType w:val="hybridMultilevel"/>
    <w:tmpl w:val="16D41674"/>
    <w:lvl w:ilvl="0" w:tplc="CDF4BFA0">
      <w:start w:val="1"/>
      <w:numFmt w:val="bullet"/>
      <w:lvlText w:val="•"/>
      <w:lvlJc w:val="left"/>
      <w:pPr>
        <w:ind w:left="360" w:hanging="240"/>
      </w:pPr>
    </w:lvl>
    <w:lvl w:ilvl="1" w:tplc="04742DAC">
      <w:numFmt w:val="decimal"/>
      <w:lvlText w:val=""/>
      <w:lvlJc w:val="left"/>
    </w:lvl>
    <w:lvl w:ilvl="2" w:tplc="865A98F0">
      <w:numFmt w:val="decimal"/>
      <w:lvlText w:val=""/>
      <w:lvlJc w:val="left"/>
    </w:lvl>
    <w:lvl w:ilvl="3" w:tplc="BDAA9232">
      <w:numFmt w:val="decimal"/>
      <w:lvlText w:val=""/>
      <w:lvlJc w:val="left"/>
    </w:lvl>
    <w:lvl w:ilvl="4" w:tplc="13BA21EE">
      <w:numFmt w:val="decimal"/>
      <w:lvlText w:val=""/>
      <w:lvlJc w:val="left"/>
    </w:lvl>
    <w:lvl w:ilvl="5" w:tplc="32DCA85E">
      <w:numFmt w:val="decimal"/>
      <w:lvlText w:val=""/>
      <w:lvlJc w:val="left"/>
    </w:lvl>
    <w:lvl w:ilvl="6" w:tplc="AB986060">
      <w:numFmt w:val="decimal"/>
      <w:lvlText w:val=""/>
      <w:lvlJc w:val="left"/>
    </w:lvl>
    <w:lvl w:ilvl="7" w:tplc="C22EDD5E">
      <w:numFmt w:val="decimal"/>
      <w:lvlText w:val=""/>
      <w:lvlJc w:val="left"/>
    </w:lvl>
    <w:lvl w:ilvl="8" w:tplc="142E76E6">
      <w:numFmt w:val="decimal"/>
      <w:lvlText w:val=""/>
      <w:lvlJc w:val="left"/>
    </w:lvl>
  </w:abstractNum>
  <w:num w:numId="1" w16cid:durableId="93595674">
    <w:abstractNumId w:val="0"/>
    <w:lvlOverride w:ilvl="0">
      <w:startOverride w:val="1"/>
    </w:lvlOverride>
  </w:num>
  <w:num w:numId="2" w16cid:durableId="327834274">
    <w:abstractNumId w:val="3"/>
    <w:lvlOverride w:ilvl="0">
      <w:startOverride w:val="1"/>
    </w:lvlOverride>
  </w:num>
  <w:num w:numId="3" w16cid:durableId="1146507399">
    <w:abstractNumId w:val="2"/>
    <w:lvlOverride w:ilvl="0">
      <w:startOverride w:val="1"/>
    </w:lvlOverride>
  </w:num>
  <w:num w:numId="4" w16cid:durableId="1161430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CA"/>
    <w:rsid w:val="00090149"/>
    <w:rsid w:val="00106409"/>
    <w:rsid w:val="001F2FDC"/>
    <w:rsid w:val="00287CC0"/>
    <w:rsid w:val="002A2D8B"/>
    <w:rsid w:val="002B0E92"/>
    <w:rsid w:val="002F7F8F"/>
    <w:rsid w:val="003F3C10"/>
    <w:rsid w:val="00432FC0"/>
    <w:rsid w:val="00444FA9"/>
    <w:rsid w:val="00461347"/>
    <w:rsid w:val="004D380A"/>
    <w:rsid w:val="004D63C6"/>
    <w:rsid w:val="005254EB"/>
    <w:rsid w:val="006C2457"/>
    <w:rsid w:val="00712784"/>
    <w:rsid w:val="0071403B"/>
    <w:rsid w:val="007576CA"/>
    <w:rsid w:val="00783416"/>
    <w:rsid w:val="00837283"/>
    <w:rsid w:val="00905F74"/>
    <w:rsid w:val="009E4A88"/>
    <w:rsid w:val="00A21816"/>
    <w:rsid w:val="00AD40F6"/>
    <w:rsid w:val="00B510F1"/>
    <w:rsid w:val="00B60A0B"/>
    <w:rsid w:val="00DF2A8C"/>
    <w:rsid w:val="00E11D12"/>
    <w:rsid w:val="00E53BBE"/>
    <w:rsid w:val="00E9618E"/>
    <w:rsid w:val="00EE3441"/>
    <w:rsid w:val="00F0147F"/>
    <w:rsid w:val="00FA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2C6DA"/>
  <w15:docId w15:val="{3CC35879-F03F-4452-88E0-B1377DAF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EE3441"/>
  </w:style>
  <w:style w:type="paragraph" w:styleId="Ttulo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A5F"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40" w:after="6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tulo">
    <w:name w:val="Title"/>
    <w:basedOn w:val="Normal"/>
    <w:next w:val="Normal"/>
    <w:uiPriority w:val="10"/>
    <w:qFormat/>
    <w:pPr>
      <w:spacing w:after="120"/>
    </w:pPr>
    <w:rPr>
      <w:b/>
      <w:bCs/>
      <w:color w:val="1F3A5F"/>
      <w:sz w:val="34"/>
      <w:szCs w:val="34"/>
    </w:rPr>
  </w:style>
  <w:style w:type="paragraph" w:styleId="Encabezado">
    <w:name w:val="header"/>
    <w:basedOn w:val="Normal"/>
    <w:link w:val="EncabezadoCar"/>
    <w:uiPriority w:val="99"/>
    <w:semiHidden/>
    <w:unhideWhenUsed/>
    <w:rsid w:val="00A2181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F2FDC"/>
  </w:style>
  <w:style w:type="paragraph" w:styleId="Piedepgina">
    <w:name w:val="footer"/>
    <w:basedOn w:val="Normal"/>
    <w:link w:val="PiedepginaCar"/>
    <w:uiPriority w:val="99"/>
    <w:semiHidden/>
    <w:unhideWhenUsed/>
    <w:rsid w:val="00A2181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F2FDC"/>
  </w:style>
  <w:style w:type="paragraph" w:styleId="Sinespaciado">
    <w:name w:val="No Spacing"/>
    <w:link w:val="SinespaciadoCar"/>
    <w:uiPriority w:val="1"/>
    <w:qFormat/>
    <w:rsid w:val="00905F74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5F74"/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Fuentedeprrafopredeter"/>
    <w:uiPriority w:val="99"/>
    <w:rsid w:val="00905F74"/>
  </w:style>
  <w:style w:type="character" w:customStyle="1" w:styleId="FootnoteTextChar">
    <w:name w:val="Footnote Text Char"/>
    <w:uiPriority w:val="99"/>
    <w:semiHidden/>
    <w:unhideWhenUsed/>
    <w:rsid w:val="00905F74"/>
    <w:rPr>
      <w:sz w:val="20"/>
      <w:szCs w:val="20"/>
    </w:rPr>
  </w:style>
  <w:style w:type="character" w:customStyle="1" w:styleId="EndnoteTextChar">
    <w:name w:val="Endnote Text Char"/>
    <w:uiPriority w:val="99"/>
    <w:semiHidden/>
    <w:unhideWhenUsed/>
    <w:rsid w:val="00905F74"/>
    <w:rPr>
      <w:sz w:val="20"/>
      <w:szCs w:val="20"/>
    </w:rPr>
  </w:style>
  <w:style w:type="character" w:customStyle="1" w:styleId="HeaderChar">
    <w:name w:val="Header Char"/>
    <w:basedOn w:val="Fuentedeprrafopredeter"/>
    <w:uiPriority w:val="99"/>
    <w:rsid w:val="00905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261205C9AD4884AC952EB4A780C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F0FDF4-A181-46C0-90C8-DBBDC64FA6CE}"/>
      </w:docPartPr>
      <w:docPartBody>
        <w:p w:rsidR="006A5772" w:rsidRDefault="002568DA">
          <w:pPr>
            <w:pStyle w:val="19261205C9AD4884AC952EB4A780C87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67828EB5856B40E4A969A84DB85D0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A50ED-5DE2-4DA7-BD83-C11BD0AA66DD}"/>
      </w:docPartPr>
      <w:docPartBody>
        <w:p w:rsidR="006A5772" w:rsidRDefault="002568DA">
          <w:pPr>
            <w:pStyle w:val="67828EB5856B40E4A969A84DB85D0DA3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FC"/>
    <w:rsid w:val="002568DA"/>
    <w:rsid w:val="004D63C6"/>
    <w:rsid w:val="006A5772"/>
    <w:rsid w:val="006F2CFC"/>
    <w:rsid w:val="00D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9261205C9AD4884AC952EB4A780C879">
    <w:name w:val="19261205C9AD4884AC952EB4A780C879"/>
  </w:style>
  <w:style w:type="paragraph" w:customStyle="1" w:styleId="67828EB5856B40E4A969A84DB85D0DA3">
    <w:name w:val="67828EB5856B40E4A969A84DB85D0D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1180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SOLEMNE 1 ESI 2023 MAQUINAS DE APRENDIZAJE</dc:title>
  <dc:creator>Ejemplo sobresaliente</dc:creator>
  <cp:lastModifiedBy>Sabina Romero</cp:lastModifiedBy>
  <cp:revision>7</cp:revision>
  <dcterms:created xsi:type="dcterms:W3CDTF">2026-10-25T23:54:00Z</dcterms:created>
  <dcterms:modified xsi:type="dcterms:W3CDTF">2026-10-26T00:41:00Z</dcterms:modified>
</cp:coreProperties>
</file>